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Assignment 1 – Embedded ‘C’ Programming Basics</w:t>
      </w:r>
    </w:p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Josh Tobia</w:t>
      </w:r>
    </w:p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Linh Ngo</w:t>
      </w:r>
    </w:p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Brian Dawson</w:t>
      </w:r>
    </w:p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ELC 411 - Embedded Systems </w:t>
      </w:r>
    </w:p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College of New Jersey</w:t>
      </w:r>
    </w:p>
    <w:p w:rsidR="007D2ACA" w:rsidRDefault="0045133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Electrical and Computer Engineering (ECE)</w:t>
      </w:r>
    </w:p>
    <w:p w:rsidR="007D2ACA" w:rsidRDefault="007D2AC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2ACA" w:rsidRDefault="007D2AC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2ACA" w:rsidRDefault="0045133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619500" cy="36099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ACA" w:rsidRDefault="007D2ACA">
      <w:pPr>
        <w:spacing w:line="480" w:lineRule="auto"/>
        <w:ind w:right="4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D2ACA" w:rsidRDefault="007D2ACA">
      <w:pPr>
        <w:spacing w:line="480" w:lineRule="auto"/>
        <w:ind w:right="4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D2ACA" w:rsidRDefault="00451335">
      <w:pPr>
        <w:spacing w:line="480" w:lineRule="auto"/>
        <w:ind w:right="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Submitted: September 17, 2019</w:t>
      </w:r>
    </w:p>
    <w:p w:rsidR="007D2ACA" w:rsidRDefault="00451335">
      <w:pPr>
        <w:spacing w:line="240" w:lineRule="auto"/>
        <w:ind w:right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195638" cy="263536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12820" t="47008" r="57692" b="9686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3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ACA" w:rsidRDefault="00451335">
      <w:pPr>
        <w:spacing w:line="480" w:lineRule="auto"/>
        <w:ind w:right="42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Figure 1: Memory Address and Character Value of test_str Before Bubble Sort Function is Called</w:t>
      </w:r>
    </w:p>
    <w:p w:rsidR="007D2ACA" w:rsidRDefault="00451335">
      <w:pPr>
        <w:spacing w:line="240" w:lineRule="auto"/>
        <w:ind w:right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047671" cy="249078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2820" t="47293" r="57692" b="9971"/>
                    <a:stretch>
                      <a:fillRect/>
                    </a:stretch>
                  </pic:blipFill>
                  <pic:spPr>
                    <a:xfrm>
                      <a:off x="0" y="0"/>
                      <a:ext cx="3047671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ACA" w:rsidRDefault="00451335">
      <w:pPr>
        <w:spacing w:line="480" w:lineRule="auto"/>
        <w:ind w:right="42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Figure 2: Memory Address and Character Value of test_str After Bubble Sort Function is Called</w:t>
      </w:r>
    </w:p>
    <w:p w:rsidR="007D2ACA" w:rsidRDefault="00451335">
      <w:pPr>
        <w:spacing w:line="240" w:lineRule="auto"/>
        <w:ind w:right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707119" cy="184308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12660" t="47578" r="57933" b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3707119" cy="184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ACA" w:rsidRDefault="00451335">
      <w:pPr>
        <w:spacing w:line="480" w:lineRule="auto"/>
        <w:ind w:right="42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Figure 3: Values of Sub-Fields from Register Address through Wa</w:t>
      </w:r>
      <w:r>
        <w:rPr>
          <w:rFonts w:ascii="Times New Roman" w:eastAsia="Times New Roman" w:hAnsi="Times New Roman" w:cs="Times New Roman"/>
          <w:i/>
        </w:rPr>
        <w:t>tch Window in PSoC Creator</w:t>
      </w:r>
    </w:p>
    <w:p w:rsidR="007D2ACA" w:rsidRDefault="00451335">
      <w:pPr>
        <w:numPr>
          <w:ilvl w:val="0"/>
          <w:numId w:val="1"/>
        </w:num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“C,” how would you extract the value of a register field occupying bits [5:3] from a register stored in a variable regval? </w:t>
      </w:r>
    </w:p>
    <w:p w:rsidR="007D2ACA" w:rsidRDefault="00451335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would need to right shift the value stored in regval by 3 positions and then bitwise AND the resul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ting value from that operation with 111 base 2. </w:t>
      </w:r>
    </w:p>
    <w:p w:rsidR="007D2ACA" w:rsidRDefault="00451335">
      <w:pPr>
        <w:numPr>
          <w:ilvl w:val="0"/>
          <w:numId w:val="1"/>
        </w:num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would you modify regval to insert a new value into these bits, based on the integer value stored in a variable fieldval, where we know that the value in fieldval is in the range 0...7. Note -- you need t</w:t>
      </w:r>
      <w:r>
        <w:rPr>
          <w:rFonts w:ascii="Times New Roman" w:eastAsia="Times New Roman" w:hAnsi="Times New Roman" w:cs="Times New Roman"/>
          <w:sz w:val="24"/>
          <w:szCs w:val="24"/>
        </w:rPr>
        <w:t>o insert the desired bits without changing any other bits in the register.</w:t>
      </w:r>
    </w:p>
    <w:p w:rsidR="007D2ACA" w:rsidRDefault="00451335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insert fieldval into regval there are three main steps. The first step is to AND with 0’s the bits 5 to 3 in regval. The next step is to shift the bits in fieldval over by three to the left so that they line up with the values in regval. The final step </w:t>
      </w:r>
      <w:r>
        <w:rPr>
          <w:rFonts w:ascii="Times New Roman" w:eastAsia="Times New Roman" w:hAnsi="Times New Roman" w:cs="Times New Roman"/>
          <w:sz w:val="24"/>
          <w:szCs w:val="24"/>
        </w:rPr>
        <w:t>is to OR regval with fieldval.</w:t>
      </w:r>
    </w:p>
    <w:p w:rsidR="007D2ACA" w:rsidRDefault="00451335">
      <w:pPr>
        <w:numPr>
          <w:ilvl w:val="0"/>
          <w:numId w:val="1"/>
        </w:numPr>
        <w:spacing w:line="480" w:lineRule="auto"/>
        <w:ind w:right="-137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Why does the space character (s) get sorted to the start of the array?</w:t>
      </w:r>
    </w:p>
    <w:p w:rsidR="007D2ACA" w:rsidRDefault="00451335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the characters get sorted based on their corresponding ASCII value; ASCII assigns characters with a numerical value. The space character has the lowes</w:t>
      </w:r>
      <w:r>
        <w:rPr>
          <w:rFonts w:ascii="Times New Roman" w:eastAsia="Times New Roman" w:hAnsi="Times New Roman" w:cs="Times New Roman"/>
          <w:sz w:val="24"/>
          <w:szCs w:val="24"/>
        </w:rPr>
        <w:t>t ASCII value in comparison to the rest of the keyboard characters. The space character has a value of 32 decimal, while uppercase and lowercase alphabet letters have a value between 65 and 122 decimal.</w:t>
      </w:r>
    </w:p>
    <w:p w:rsidR="007D2ACA" w:rsidRDefault="00451335">
      <w:pPr>
        <w:numPr>
          <w:ilvl w:val="0"/>
          <w:numId w:val="1"/>
        </w:numPr>
        <w:spacing w:line="480" w:lineRule="auto"/>
        <w:ind w:right="-137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Briefly explain the function of the register PRT6_DR.</w:t>
      </w:r>
    </w:p>
    <w:p w:rsidR="007D2ACA" w:rsidRDefault="00451335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 port data output register; the register is used to set the output data state for the corresponding general purpose input/output (GPIO) port. The data written to this register specifies the high or low state for the GPIO pin at each bit location </w:t>
      </w:r>
      <w:r>
        <w:rPr>
          <w:rFonts w:ascii="Times New Roman" w:eastAsia="Times New Roman" w:hAnsi="Times New Roman" w:cs="Times New Roman"/>
          <w:sz w:val="24"/>
          <w:szCs w:val="24"/>
        </w:rPr>
        <w:t>of the selected port.</w:t>
      </w:r>
    </w:p>
    <w:p w:rsidR="007D2ACA" w:rsidRDefault="007D2ACA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</w:p>
    <w:p w:rsidR="007D2ACA" w:rsidRDefault="007D2ACA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</w:p>
    <w:p w:rsidR="007D2ACA" w:rsidRDefault="007D2ACA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</w:p>
    <w:p w:rsidR="007D2ACA" w:rsidRDefault="00451335">
      <w:pPr>
        <w:spacing w:line="480" w:lineRule="auto"/>
        <w:ind w:right="420"/>
        <w:rPr>
          <w:ins w:id="0" w:author="Larry Pearlstein" w:date="2019-10-07T14:12:00Z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Code : </w:t>
      </w:r>
    </w:p>
    <w:p w:rsidR="00D73333" w:rsidRDefault="00D73333">
      <w:pPr>
        <w:spacing w:line="480" w:lineRule="auto"/>
        <w:ind w:right="420"/>
        <w:rPr>
          <w:ins w:id="1" w:author="Larry Pearlstein" w:date="2019-10-07T14:14:00Z"/>
        </w:rPr>
      </w:pPr>
      <w:ins w:id="2" w:author="Larry Pearlstein" w:date="2019-10-07T14:13:00Z">
        <w:r>
          <w:t xml:space="preserve">… </w:t>
        </w:r>
        <w:r>
          <w:t xml:space="preserve">Your main() procedure code, strictly formatted using: (4 points) </w:t>
        </w:r>
      </w:ins>
    </w:p>
    <w:p w:rsidR="00D73333" w:rsidRDefault="00D73333" w:rsidP="00D73333">
      <w:pPr>
        <w:spacing w:line="480" w:lineRule="auto"/>
        <w:ind w:left="720" w:right="420"/>
        <w:rPr>
          <w:ins w:id="3" w:author="Larry Pearlstein" w:date="2019-10-07T14:14:00Z"/>
        </w:rPr>
        <w:pPrChange w:id="4" w:author="Larry Pearlstein" w:date="2019-10-07T14:14:00Z">
          <w:pPr>
            <w:spacing w:line="480" w:lineRule="auto"/>
            <w:ind w:right="420"/>
          </w:pPr>
        </w:pPrChange>
      </w:pPr>
      <w:ins w:id="5" w:author="Larry Pearlstein" w:date="2019-10-07T14:13:00Z">
        <w:r>
          <w:t xml:space="preserve">o spaces, not TAB characters for indenting </w:t>
        </w:r>
      </w:ins>
    </w:p>
    <w:p w:rsidR="00D73333" w:rsidRDefault="00D73333" w:rsidP="00D73333">
      <w:pPr>
        <w:spacing w:line="480" w:lineRule="auto"/>
        <w:ind w:left="720" w:right="420"/>
        <w:rPr>
          <w:ins w:id="6" w:author="Larry Pearlstein" w:date="2019-10-07T14:13:00Z"/>
        </w:rPr>
        <w:pPrChange w:id="7" w:author="Larry Pearlstein" w:date="2019-10-07T14:14:00Z">
          <w:pPr>
            <w:spacing w:line="480" w:lineRule="auto"/>
            <w:ind w:right="420"/>
          </w:pPr>
        </w:pPrChange>
      </w:pPr>
      <w:ins w:id="8" w:author="Larry Pearlstein" w:date="2019-10-07T14:13:00Z">
        <w:r>
          <w:t xml:space="preserve">o 4 spaces for each level of indentation </w:t>
        </w:r>
      </w:ins>
    </w:p>
    <w:p w:rsidR="00D73333" w:rsidRDefault="00D73333" w:rsidP="00D73333">
      <w:pPr>
        <w:spacing w:line="480" w:lineRule="auto"/>
        <w:ind w:left="720" w:right="420"/>
        <w:rPr>
          <w:ins w:id="9" w:author="Larry Pearlstein" w:date="2019-10-07T14:13:00Z"/>
        </w:rPr>
        <w:pPrChange w:id="10" w:author="Larry Pearlstein" w:date="2019-10-07T14:14:00Z">
          <w:pPr>
            <w:spacing w:line="480" w:lineRule="auto"/>
            <w:ind w:right="420"/>
          </w:pPr>
        </w:pPrChange>
      </w:pPr>
      <w:ins w:id="11" w:author="Larry Pearlstein" w:date="2019-10-07T14:13:00Z">
        <w:r>
          <w:t xml:space="preserve">o fully commented </w:t>
        </w:r>
      </w:ins>
    </w:p>
    <w:p w:rsidR="00D73333" w:rsidRDefault="00D73333" w:rsidP="00D73333">
      <w:pPr>
        <w:spacing w:line="480" w:lineRule="auto"/>
        <w:ind w:left="720" w:right="420"/>
        <w:rPr>
          <w:ins w:id="12" w:author="Larry Pearlstein" w:date="2019-10-07T14:13:00Z"/>
        </w:rPr>
        <w:pPrChange w:id="13" w:author="Larry Pearlstein" w:date="2019-10-07T14:14:00Z">
          <w:pPr>
            <w:spacing w:line="480" w:lineRule="auto"/>
            <w:ind w:right="420"/>
          </w:pPr>
        </w:pPrChange>
      </w:pPr>
      <w:ins w:id="14" w:author="Larry Pearlstein" w:date="2019-10-07T14:13:00Z">
        <w:r>
          <w:t xml:space="preserve">o </w:t>
        </w:r>
        <w:r w:rsidRPr="00D73333">
          <w:rPr>
            <w:rFonts w:ascii="Courier New" w:hAnsi="Courier New" w:cs="Courier New"/>
            <w:b/>
            <w:rPrChange w:id="15" w:author="Larry Pearlstein" w:date="2019-10-07T14:13:00Z">
              <w:rPr/>
            </w:rPrChange>
          </w:rPr>
          <w:t>monospaced font (e.g. Courier New)</w:t>
        </w:r>
      </w:ins>
    </w:p>
    <w:p w:rsidR="00D73333" w:rsidRDefault="00D73333">
      <w:pPr>
        <w:spacing w:line="480" w:lineRule="auto"/>
        <w:ind w:right="420"/>
        <w:rPr>
          <w:ins w:id="16" w:author="Larry Pearlstein" w:date="2019-10-07T14:15:00Z"/>
          <w:rFonts w:ascii="Times New Roman" w:eastAsia="Times New Roman" w:hAnsi="Times New Roman" w:cs="Times New Roman"/>
          <w:sz w:val="24"/>
          <w:szCs w:val="24"/>
        </w:rPr>
        <w:sectPr w:rsidR="00D7333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D73333" w:rsidRDefault="00D73333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#include "project.h"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#include &lt;stdio.h&gt;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#include &lt;string.h&gt;</w:t>
      </w:r>
    </w:p>
    <w:p w:rsidR="007D2ACA" w:rsidRPr="00D73333" w:rsidRDefault="007D2ACA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#define NVIC_CPUID_BASE_ADDR 0xe000ed00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//revision [3:0]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revision_lft_idx 3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3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3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revision_rgt_idx 0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3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3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//partno [15:4]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3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3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partno_lft_idx 15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3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3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partno_rgt_idx 4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3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3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//constant [19:16]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4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4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constant_lft_idx 19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4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4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constant_rgt_idx 16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4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4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//variant [23:20]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4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4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variant_lft_idx 23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4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4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variant_rgt_idx 20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5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5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//implementer [31:24]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5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5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implementer_lft_idx 31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5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5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#define implementer_rgt_idx 24</w:t>
      </w:r>
    </w:p>
    <w:p w:rsidR="007D2ACA" w:rsidRPr="00D73333" w:rsidRDefault="007D2ACA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5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5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5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void bubble_sort(char *str);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5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6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uint32_t get_bits(uint32_t regval, int lft_idx, int rgt_idx);</w:t>
      </w:r>
    </w:p>
    <w:p w:rsidR="007D2ACA" w:rsidRPr="00D73333" w:rsidRDefault="007D2ACA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6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6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6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int main(void)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6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6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6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6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char test_str[] = "Brian Dawson"; //string to be reversed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6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6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7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7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bubble_sort(test_str);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7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7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7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7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//access register via its address here... Ha</w:t>
      </w:r>
      <w:r w:rsidRPr="00D73333">
        <w:rPr>
          <w:rFonts w:ascii="Courier New" w:eastAsia="Courier" w:hAnsi="Courier New" w:cs="Courier New"/>
          <w:sz w:val="16"/>
          <w:szCs w:val="16"/>
          <w:rPrChange w:id="7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rdware needed to test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7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7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//declare a pointer my_req_ptr and set it equal to register of NVIC_CPUID_BASE_ADDR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7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8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lastRenderedPageBreak/>
        <w:t xml:space="preserve">    uint32_t volatile * my_req_ptr = (uint32_t *) NVIC_CPUID_BASE_ADDR;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8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8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//get value in the register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8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8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uint32 reg_val = *my_req_ptr;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8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8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</w:t>
      </w:r>
      <w:r w:rsidRPr="00D73333">
        <w:rPr>
          <w:rFonts w:ascii="Courier New" w:eastAsia="Courier" w:hAnsi="Courier New" w:cs="Courier New"/>
          <w:sz w:val="16"/>
          <w:szCs w:val="16"/>
          <w:rPrChange w:id="8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32_t revision = get_bits(reg_val, revision_lft_idx, revision_rgt_idx);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8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8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uint32_t partno = get_bits(reg_val, partno_lft_idx, partno_rgt_idx);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9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9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uint32_t constant = get_bits(reg_val, constant_lft_idx, constant_rgt_idx);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9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9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uint32_t variant = get_bits(r</w:t>
      </w:r>
      <w:r w:rsidRPr="00D73333">
        <w:rPr>
          <w:rFonts w:ascii="Courier New" w:eastAsia="Courier" w:hAnsi="Courier New" w:cs="Courier New"/>
          <w:sz w:val="16"/>
          <w:szCs w:val="16"/>
          <w:rPrChange w:id="9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eg_val, variant_lft_idx, variant_rgt_idx);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9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9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uint32_t implementer = get_bits(reg_val, implementer_lft_idx, implementer_rgt_idx);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9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9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9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0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for(;;)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0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0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0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0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/* Place your application code here. */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0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0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}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0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0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}</w:t>
      </w:r>
    </w:p>
    <w:p w:rsidR="007D2ACA" w:rsidRPr="00D73333" w:rsidRDefault="007D2ACA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0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1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1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void bubble_sort(char *str)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1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1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1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1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int stringLength,i,k;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1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1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for (stringLength = 0; str[stringLength] != '\0'; stringLength++) {}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1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1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//calculates string length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2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2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char *currentChar, *nextChar, temp;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2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2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currentChar = str; //copying str pointer to currentChar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2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2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nextChar = str; //cop</w:t>
      </w:r>
      <w:r w:rsidRPr="00D73333">
        <w:rPr>
          <w:rFonts w:ascii="Courier New" w:eastAsia="Courier" w:hAnsi="Courier New" w:cs="Courier New"/>
          <w:sz w:val="16"/>
          <w:szCs w:val="16"/>
          <w:rPrChange w:id="12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ying str pointer to nextChar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2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2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nextChar++; //moving nextChar pointer to second character in str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2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3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for (k = 1; k &lt; stringLength; k++)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3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3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//defines the number of iterations of bubble sort. Will be stringLength-1 iterations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3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3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3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3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for (i = 0; i &lt;</w:t>
      </w:r>
      <w:r w:rsidRPr="00D73333">
        <w:rPr>
          <w:rFonts w:ascii="Courier New" w:eastAsia="Courier" w:hAnsi="Courier New" w:cs="Courier New"/>
          <w:sz w:val="16"/>
          <w:szCs w:val="16"/>
          <w:rPrChange w:id="13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stringLength - k; i++)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3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3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//i&lt; stringLength - k because each iteration puts the largest value last. This means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4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4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//one less comparison is needed each iteration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4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4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4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4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if (str[i] &gt; str[i + 1]) </w:t>
      </w:r>
    </w:p>
    <w:p w:rsidR="007D2ACA" w:rsidRPr="00D73333" w:rsidRDefault="00451335">
      <w:pPr>
        <w:spacing w:line="360" w:lineRule="auto"/>
        <w:ind w:left="720" w:right="420"/>
        <w:rPr>
          <w:rFonts w:ascii="Courier New" w:eastAsia="Courier" w:hAnsi="Courier New" w:cs="Courier New"/>
          <w:sz w:val="16"/>
          <w:szCs w:val="16"/>
          <w:rPrChange w:id="14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4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//if the currentChar is greater</w:t>
      </w:r>
      <w:r w:rsidRPr="00D73333">
        <w:rPr>
          <w:rFonts w:ascii="Courier New" w:eastAsia="Courier" w:hAnsi="Courier New" w:cs="Courier New"/>
          <w:sz w:val="16"/>
          <w:szCs w:val="16"/>
          <w:rPrChange w:id="14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than the char right after it then switch them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4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5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5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5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lastRenderedPageBreak/>
        <w:t xml:space="preserve">                temp = *nextChar; //save nextChar into temp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5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5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    *nextChar = *currentChar; //set nextChar = currentChar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5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5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    *currentChar = temp; //make currentChar equal to</w:t>
      </w:r>
      <w:r w:rsidRPr="00D73333">
        <w:rPr>
          <w:rFonts w:ascii="Courier New" w:eastAsia="Courier" w:hAnsi="Courier New" w:cs="Courier New"/>
          <w:sz w:val="16"/>
          <w:szCs w:val="16"/>
          <w:rPrChange w:id="15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temp(original nextChar)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5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5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}//end if (str[i] &gt; str[i + 1])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6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6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nextChar++; //moving nextChar to right one character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6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6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currentChar++; //moving current char to the right one character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6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6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}//end for (i = 0; i &lt; stringLength; i++)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6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6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for (i = 0; i &lt; stringLength - k; i++) //same for loop as above to reset pointer locations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6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6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7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7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nextChar--; //moving nextChar back to second character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7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7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currentChar--; //m</w:t>
      </w:r>
      <w:r w:rsidRPr="00D73333">
        <w:rPr>
          <w:rFonts w:ascii="Courier New" w:eastAsia="Courier" w:hAnsi="Courier New" w:cs="Courier New"/>
          <w:sz w:val="16"/>
          <w:szCs w:val="16"/>
          <w:rPrChange w:id="17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oving current char back to first character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7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7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}//end for (i = 0; i &lt; stringLength - k; i++)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7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7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}//end for (k = 0; k &lt; stringLength - 1; k++)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7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8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}//end void bubble_sort(char *str)</w:t>
      </w:r>
    </w:p>
    <w:p w:rsidR="007D2ACA" w:rsidRPr="00D73333" w:rsidRDefault="007D2ACA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8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8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8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uint32_t get_bits(uint32_t regval, int lft_idx, int rgt_idx)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8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8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8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8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uint32</w:t>
      </w:r>
      <w:r w:rsidRPr="00D73333">
        <w:rPr>
          <w:rFonts w:ascii="Courier New" w:eastAsia="Courier" w:hAnsi="Courier New" w:cs="Courier New"/>
          <w:sz w:val="16"/>
          <w:szCs w:val="16"/>
          <w:rPrChange w:id="18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_t bufferVal = 0; //bufferVal will be used to create a binary value of 111... with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8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9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                //lft_idx many 1s 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9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9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int i;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9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9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regval = regval &gt;&gt; rgt_idx; //shifts right by rgt_idx bits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9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9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int nbits = lft_idx - rgt_idx + 1;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19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19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for (i = </w:t>
      </w:r>
      <w:r w:rsidRPr="00D73333">
        <w:rPr>
          <w:rFonts w:ascii="Courier New" w:eastAsia="Courier" w:hAnsi="Courier New" w:cs="Courier New"/>
          <w:sz w:val="16"/>
          <w:szCs w:val="16"/>
          <w:rPrChange w:id="19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0; i &lt; nbits; i++)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0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0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{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0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0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bufferVal = (bufferVal &lt;&lt; 1) + 1; //shift right by 1 bit then add 1 (add an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0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05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                                      // additional 1)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06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07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}//end for (i = 0; i &lt; nbits; i++)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08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09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regval = bufferVal &amp; regval; //cuts off all o</w:t>
      </w:r>
      <w:r w:rsidRPr="00D73333">
        <w:rPr>
          <w:rFonts w:ascii="Courier New" w:eastAsia="Courier" w:hAnsi="Courier New" w:cs="Courier New"/>
          <w:sz w:val="16"/>
          <w:szCs w:val="16"/>
          <w:rPrChange w:id="210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f the bits past the lft_idx point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11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12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 xml:space="preserve">    return(regval);</w:t>
      </w:r>
    </w:p>
    <w:p w:rsidR="007D2ACA" w:rsidRPr="00D73333" w:rsidRDefault="00451335">
      <w:pPr>
        <w:spacing w:line="360" w:lineRule="auto"/>
        <w:ind w:right="420"/>
        <w:rPr>
          <w:rFonts w:ascii="Courier New" w:eastAsia="Courier" w:hAnsi="Courier New" w:cs="Courier New"/>
          <w:sz w:val="16"/>
          <w:szCs w:val="16"/>
          <w:rPrChange w:id="213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</w:pPr>
      <w:r w:rsidRPr="00D73333">
        <w:rPr>
          <w:rFonts w:ascii="Courier New" w:eastAsia="Courier" w:hAnsi="Courier New" w:cs="Courier New"/>
          <w:sz w:val="16"/>
          <w:szCs w:val="16"/>
          <w:rPrChange w:id="214" w:author="Larry Pearlstein" w:date="2019-10-07T14:14:00Z">
            <w:rPr>
              <w:rFonts w:ascii="Courier" w:eastAsia="Courier" w:hAnsi="Courier" w:cs="Courier"/>
              <w:sz w:val="16"/>
              <w:szCs w:val="16"/>
            </w:rPr>
          </w:rPrChange>
        </w:rPr>
        <w:t>}</w:t>
      </w:r>
    </w:p>
    <w:tbl>
      <w:tblPr>
        <w:tblW w:w="7640" w:type="dxa"/>
        <w:tblLook w:val="04A0" w:firstRow="1" w:lastRow="0" w:firstColumn="1" w:lastColumn="0" w:noHBand="0" w:noVBand="1"/>
      </w:tblPr>
      <w:tblGrid>
        <w:gridCol w:w="2500"/>
        <w:gridCol w:w="3060"/>
        <w:gridCol w:w="1120"/>
        <w:gridCol w:w="989"/>
      </w:tblGrid>
      <w:tr w:rsidR="00D73333" w:rsidRPr="00D73333" w:rsidTr="00D73333">
        <w:trPr>
          <w:trHeight w:val="255"/>
          <w:ins w:id="215" w:author="Larry Pearlstein" w:date="2019-10-07T14:16:00Z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16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17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Item</w:t>
              </w:r>
            </w:ins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18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19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Expected</w:t>
              </w:r>
            </w:ins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20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21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Pts. Available</w:t>
              </w:r>
            </w:ins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22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23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Deduction</w:t>
              </w:r>
            </w:ins>
          </w:p>
        </w:tc>
      </w:tr>
      <w:tr w:rsidR="00D73333" w:rsidRPr="00D73333" w:rsidTr="00D73333">
        <w:trPr>
          <w:trHeight w:val="255"/>
          <w:ins w:id="224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25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26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Title Page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27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28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229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30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31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232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33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34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35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3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3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38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39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40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41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42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4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4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lastRenderedPageBreak/>
                <w:t>Present observed results: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4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4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4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4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4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5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51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252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53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imlementer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54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55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0x41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25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5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58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59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60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26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6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variant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6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6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0x2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26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6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6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6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69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270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71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partno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72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73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0xC23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274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75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7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7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78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27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8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revision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8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8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0x1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28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8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8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8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87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288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89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reg_val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90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91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0x412FC231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292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93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94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95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296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29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29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string prior to sort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29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0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varies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0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0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0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0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305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30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0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string after sort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08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09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sorted string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10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11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0.8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12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13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314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315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16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SUBTOTAL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17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18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19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20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3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21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22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0</w:t>
              </w:r>
            </w:ins>
          </w:p>
        </w:tc>
      </w:tr>
      <w:tr w:rsidR="00D73333" w:rsidRPr="00D73333" w:rsidTr="00D73333">
        <w:trPr>
          <w:trHeight w:val="240"/>
          <w:ins w:id="323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24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25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2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2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28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29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30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31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332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33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3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Questions: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3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3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3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3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3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4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341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200" w:firstLine="360"/>
              <w:rPr>
                <w:ins w:id="342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43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1) Extract reg. field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44" w:author="Larry Pearlstein" w:date="2019-10-07T14:16:00Z"/>
                <w:rFonts w:ascii="Consolas" w:eastAsia="Times New Roman" w:hAnsi="Consolas" w:cs="Calibri"/>
                <w:color w:val="000000"/>
                <w:sz w:val="16"/>
                <w:szCs w:val="16"/>
                <w:lang w:val="en-US"/>
              </w:rPr>
            </w:pPr>
            <w:ins w:id="345" w:author="Larry Pearlstein" w:date="2019-10-07T14:16:00Z">
              <w:r w:rsidRPr="00D73333">
                <w:rPr>
                  <w:rFonts w:ascii="Consolas" w:eastAsia="Times New Roman" w:hAnsi="Consolas" w:cs="Calibri"/>
                  <w:color w:val="000000"/>
                  <w:sz w:val="16"/>
                  <w:szCs w:val="16"/>
                  <w:lang w:val="en-US"/>
                </w:rPr>
                <w:t>(regval &amp; 0x38) &gt;&gt; 3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4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4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0.5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48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49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350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200" w:firstLine="360"/>
              <w:rPr>
                <w:ins w:id="35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5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2) Modify regval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53" w:author="Larry Pearlstein" w:date="2019-10-07T14:16:00Z"/>
                <w:rFonts w:ascii="Consolas" w:eastAsia="Times New Roman" w:hAnsi="Consolas" w:cs="Calibri"/>
                <w:color w:val="000000"/>
                <w:sz w:val="16"/>
                <w:szCs w:val="16"/>
                <w:lang w:val="en-US"/>
              </w:rPr>
            </w:pPr>
            <w:ins w:id="354" w:author="Larry Pearlstein" w:date="2019-10-07T14:16:00Z">
              <w:r w:rsidRPr="00D73333">
                <w:rPr>
                  <w:rFonts w:ascii="Consolas" w:eastAsia="Times New Roman" w:hAnsi="Consolas" w:cs="Calibri"/>
                  <w:color w:val="000000"/>
                  <w:sz w:val="16"/>
                  <w:szCs w:val="16"/>
                  <w:lang w:val="en-US"/>
                </w:rPr>
                <w:t>(regval &amp; ~0x38)|(fieldval &lt;&lt;3)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5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5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0.5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5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5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480"/>
          <w:ins w:id="359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200" w:firstLine="360"/>
              <w:rPr>
                <w:ins w:id="360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61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3) Why space at start?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62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63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ASCII for space is 0x20, less than alphanums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64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65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0.5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66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67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480"/>
          <w:ins w:id="368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200" w:firstLine="360"/>
              <w:rPr>
                <w:ins w:id="36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7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4) PRT6_DR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7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7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Data written specifies state for pin at each bit of port 6.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7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7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0.5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7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7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40"/>
          <w:ins w:id="377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ind w:firstLineChars="100" w:firstLine="180"/>
              <w:rPr>
                <w:ins w:id="378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79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SUBTOTAL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80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81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82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83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384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85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0</w:t>
              </w:r>
            </w:ins>
          </w:p>
        </w:tc>
      </w:tr>
      <w:tr w:rsidR="00D73333" w:rsidRPr="00D73333" w:rsidTr="00D73333">
        <w:trPr>
          <w:trHeight w:val="240"/>
          <w:ins w:id="386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8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8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8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9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9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9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93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394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480"/>
          <w:ins w:id="395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96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97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main.c file, formatted and commented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398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399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400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401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451335" w:rsidP="00D73333">
            <w:pPr>
              <w:spacing w:line="240" w:lineRule="auto"/>
              <w:jc w:val="right"/>
              <w:rPr>
                <w:ins w:id="402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403" w:author="Larry Pearlstein" w:date="2019-10-07T14:16:00Z">
              <w:r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0.3</w:t>
              </w:r>
            </w:ins>
          </w:p>
        </w:tc>
      </w:tr>
      <w:tr w:rsidR="00D73333" w:rsidRPr="00D73333" w:rsidTr="00D73333">
        <w:trPr>
          <w:trHeight w:val="240"/>
          <w:ins w:id="404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405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406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407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408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409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410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411" w:author="Larry Pearlstein" w:date="2019-10-07T14:16:00Z"/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ins w:id="412" w:author="Larry Pearlstein" w:date="2019-10-07T14:16:00Z">
              <w:r w:rsidRPr="00D73333">
                <w:rPr>
                  <w:rFonts w:ascii="Calibri" w:eastAsia="Times New Roman" w:hAnsi="Calibri" w:cs="Calibri"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D73333" w:rsidRPr="00D73333" w:rsidTr="00D73333">
        <w:trPr>
          <w:trHeight w:val="255"/>
          <w:ins w:id="413" w:author="Larry Pearlstein" w:date="2019-10-07T14:16:00Z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414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415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TOTAL</w:t>
              </w:r>
            </w:ins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rPr>
                <w:ins w:id="416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417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D73333" w:rsidP="00D73333">
            <w:pPr>
              <w:spacing w:line="240" w:lineRule="auto"/>
              <w:jc w:val="right"/>
              <w:rPr>
                <w:ins w:id="418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419" w:author="Larry Pearlstein" w:date="2019-10-07T14:16:00Z">
              <w:r w:rsidRPr="00D73333"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10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73333" w:rsidRPr="00D73333" w:rsidRDefault="00451335" w:rsidP="00D73333">
            <w:pPr>
              <w:spacing w:line="240" w:lineRule="auto"/>
              <w:jc w:val="right"/>
              <w:rPr>
                <w:ins w:id="420" w:author="Larry Pearlstein" w:date="2019-10-07T14:16:00Z"/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ins w:id="421" w:author="Larry Pearlstein" w:date="2019-10-07T14:16:00Z">
              <w:r>
                <w:rPr>
                  <w:rFonts w:ascii="Calibri" w:eastAsia="Times New Roman" w:hAnsi="Calibri" w:cs="Calibri"/>
                  <w:b/>
                  <w:bCs/>
                  <w:color w:val="000000"/>
                  <w:sz w:val="18"/>
                  <w:szCs w:val="18"/>
                  <w:lang w:val="en-US"/>
                </w:rPr>
                <w:t>9.7</w:t>
              </w:r>
              <w:bookmarkStart w:id="422" w:name="_GoBack"/>
              <w:bookmarkEnd w:id="422"/>
            </w:ins>
          </w:p>
        </w:tc>
      </w:tr>
    </w:tbl>
    <w:p w:rsidR="007D2ACA" w:rsidRDefault="007D2ACA">
      <w:pPr>
        <w:spacing w:line="480" w:lineRule="auto"/>
        <w:ind w:right="420"/>
        <w:rPr>
          <w:rFonts w:ascii="Times New Roman" w:eastAsia="Times New Roman" w:hAnsi="Times New Roman" w:cs="Times New Roman"/>
          <w:sz w:val="24"/>
          <w:szCs w:val="24"/>
        </w:rPr>
      </w:pPr>
    </w:p>
    <w:sectPr w:rsidR="007D2ACA" w:rsidSect="00D73333">
      <w:pgSz w:w="15840" w:h="12240" w:orient="landscape"/>
      <w:pgMar w:top="1440" w:right="1440" w:bottom="1440" w:left="1440" w:header="720" w:footer="720" w:gutter="0"/>
      <w:pgNumType w:start="1"/>
      <w:cols w:space="720"/>
      <w:docGrid w:linePitch="299"/>
      <w:sectPrChange w:id="423" w:author="Larry Pearlstein" w:date="2019-10-07T14:15:00Z">
        <w:sectPr w:rsidR="007D2ACA" w:rsidSect="00D73333">
          <w:pgSz w:w="12240" w:h="15840" w:orient="portrait"/>
          <w:pgMar w:top="1440" w:right="1440" w:bottom="1440" w:left="1440" w:header="720" w:footer="720" w:gutter="0"/>
          <w:docGrid w:linePitch="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3B3176"/>
    <w:multiLevelType w:val="multilevel"/>
    <w:tmpl w:val="745A39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arry Pearlstein">
    <w15:presenceInfo w15:providerId="AD" w15:userId="S-1-5-21-3655198674-3653912815-1097312924-1558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ACA"/>
    <w:rsid w:val="00451335"/>
    <w:rsid w:val="007D2ACA"/>
    <w:rsid w:val="00D7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A2E33"/>
  <w15:docId w15:val="{DCD62A84-1EA6-4F23-ABE7-A7E846A1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0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1019</Words>
  <Characters>5810</Characters>
  <Application>Microsoft Office Word</Application>
  <DocSecurity>0</DocSecurity>
  <Lines>48</Lines>
  <Paragraphs>13</Paragraphs>
  <ScaleCrop>false</ScaleCrop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Larry Pearlstein</cp:lastModifiedBy>
  <cp:revision>3</cp:revision>
  <dcterms:created xsi:type="dcterms:W3CDTF">2019-10-07T18:11:00Z</dcterms:created>
  <dcterms:modified xsi:type="dcterms:W3CDTF">2019-10-07T18:17:00Z</dcterms:modified>
</cp:coreProperties>
</file>